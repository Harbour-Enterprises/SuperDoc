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D472" w14:textId="464B6421" w:rsidR="00B93220" w:rsidRDefault="00B93220" w:rsidP="00EB35F9">
      <w:bookmarkStart w:id="0" w:name="_Hlk213862666"/>
      <w:r>
        <w:t>Addition and deletion:</w:t>
      </w:r>
    </w:p>
    <w:bookmarkEnd w:id="0"/>
    <w:p w14:paraId="30C85090" w14:textId="619A58A4" w:rsidR="00EB35F9" w:rsidRDefault="00EB35F9" w:rsidP="00EB35F9">
      <w:r>
        <w:t xml:space="preserve">Lorem ipsum dolor sit amet, </w:t>
      </w:r>
      <w:ins w:id="1" w:author="Elliot Burton" w:date="2025-11-12T18:03:00Z" w16du:dateUtc="2025-11-12T23:03:00Z">
        <w:r w:rsidR="00353564">
          <w:t>ACCEPT ADDITION</w:t>
        </w:r>
      </w:ins>
      <w:r>
        <w:t xml:space="preserve">consectetur </w:t>
      </w:r>
      <w:del w:id="2" w:author="Elliot Burton" w:date="2025-11-12T17:58:00Z" w16du:dateUtc="2025-11-12T22:58:00Z">
        <w:r w:rsidDel="00B62885">
          <w:delText xml:space="preserve">adipiscing </w:delText>
        </w:r>
      </w:del>
      <w:r>
        <w:t xml:space="preserve">elit. Sed a ultricies velit. Fusce molestie fermentum </w:t>
      </w:r>
      <w:ins w:id="3" w:author="Elliot Burton" w:date="2025-11-12T17:59:00Z" w16du:dateUtc="2025-11-12T22:59:00Z">
        <w:r w:rsidR="00B62885">
          <w:t>REJECT ADDITION</w:t>
        </w:r>
      </w:ins>
      <w:r>
        <w:t xml:space="preserve">rutrum. Etiam commodo </w:t>
      </w:r>
      <w:del w:id="4" w:author="Elliot Burton" w:date="2025-11-12T17:59:00Z" w16du:dateUtc="2025-11-12T22:59:00Z">
        <w:r w:rsidDel="00B62885">
          <w:delText xml:space="preserve">consequat </w:delText>
        </w:r>
      </w:del>
      <w:r>
        <w:t>lacus et porta. Ut sed diam in erat rutrum varius. Maecenas hendrerit diam nisl, id fringilla turpis elementum non. Nunc quis placerat lorem, tempus maximus velit. Sed elementum convallis malesuada. Etiam placerat ultricies bibendum. Sed hendrerit nisi justo, et sagittis erat vehicula in. Vestibulum ullamcorper lorem eu enim cursus efficitur. Curabitur vitae turpis non est cursus vehicula. Nunc quis feugiat risus, nec pretium felis. In hac habitasse platea dictumst. Integer convallis facilisis magna, ac dignissim dolor dictum non.</w:t>
      </w:r>
    </w:p>
    <w:p w14:paraId="22E0FD91" w14:textId="77777777" w:rsidR="00B93220" w:rsidRDefault="00B93220" w:rsidP="00EB35F9"/>
    <w:p w14:paraId="647D0AB2" w14:textId="44A9EF3A" w:rsidR="00B93220" w:rsidRDefault="00B93220" w:rsidP="00B93220">
      <w:r>
        <w:t>Replacement</w:t>
      </w:r>
      <w:r>
        <w:t>:</w:t>
      </w:r>
    </w:p>
    <w:p w14:paraId="70541176" w14:textId="0A72CFE8" w:rsidR="00EB35F9" w:rsidRDefault="00EB35F9" w:rsidP="00EB35F9">
      <w:r>
        <w:t xml:space="preserve">Orci varius </w:t>
      </w:r>
      <w:ins w:id="5" w:author="Elliot Burton" w:date="2025-11-12T17:59:00Z" w16du:dateUtc="2025-11-12T22:59:00Z">
        <w:r w:rsidR="00B62885">
          <w:t xml:space="preserve">ACCEPT </w:t>
        </w:r>
      </w:ins>
      <w:del w:id="6" w:author="Elliot Burton" w:date="2025-11-12T17:59:00Z" w16du:dateUtc="2025-11-12T22:59:00Z">
        <w:r w:rsidDel="00B62885">
          <w:delText xml:space="preserve">natoque </w:delText>
        </w:r>
      </w:del>
      <w:ins w:id="7" w:author="Elliot Burton" w:date="2025-11-12T17:59:00Z" w16du:dateUtc="2025-11-12T22:59:00Z">
        <w:r w:rsidR="00B62885">
          <w:t>REPLACEMENT</w:t>
        </w:r>
        <w:r w:rsidR="00B62885">
          <w:t xml:space="preserve"> </w:t>
        </w:r>
      </w:ins>
      <w:r>
        <w:t xml:space="preserve">penatibus et magnis dis parturient montes, nascetur ridiculus mus. In sit amet </w:t>
      </w:r>
      <w:del w:id="8" w:author="Elliot Burton" w:date="2025-11-12T17:59:00Z" w16du:dateUtc="2025-11-12T22:59:00Z">
        <w:r w:rsidDel="00B62885">
          <w:delText xml:space="preserve">sem </w:delText>
        </w:r>
      </w:del>
      <w:ins w:id="9" w:author="Elliot Burton" w:date="2025-11-12T17:59:00Z" w16du:dateUtc="2025-11-12T22:59:00Z">
        <w:r w:rsidR="00B62885">
          <w:t xml:space="preserve">REJECT </w:t>
        </w:r>
      </w:ins>
      <w:ins w:id="10" w:author="Elliot Burton" w:date="2025-11-12T18:00:00Z" w16du:dateUtc="2025-11-12T23:00:00Z">
        <w:r w:rsidR="00B62885">
          <w:t>REPLACEMENT</w:t>
        </w:r>
      </w:ins>
      <w:ins w:id="11" w:author="Elliot Burton" w:date="2025-11-12T17:59:00Z" w16du:dateUtc="2025-11-12T22:59:00Z">
        <w:r w:rsidR="00B62885">
          <w:t xml:space="preserve"> </w:t>
        </w:r>
      </w:ins>
      <w:r>
        <w:t xml:space="preserve">vel purus interdum finibus non ac odio. Ut at </w:t>
      </w:r>
      <w:del w:id="12" w:author="Elliot Burton" w:date="2025-11-12T18:00:00Z" w16du:dateUtc="2025-11-12T23:00:00Z">
        <w:r w:rsidDel="00B62885">
          <w:delText xml:space="preserve">porttitor </w:delText>
        </w:r>
      </w:del>
      <w:ins w:id="13" w:author="Elliot Burton" w:date="2025-11-12T18:00:00Z" w16du:dateUtc="2025-11-12T23:00:00Z">
        <w:r w:rsidR="00B62885">
          <w:t>ACCEPT REPLACEMENT ADDITION</w:t>
        </w:r>
        <w:r w:rsidR="00B62885">
          <w:t xml:space="preserve"> </w:t>
        </w:r>
      </w:ins>
      <w:r>
        <w:t xml:space="preserve">ex. Interdum et malesuada fames ac ante ipsum primis in </w:t>
      </w:r>
      <w:del w:id="14" w:author="Elliot Burton" w:date="2025-11-12T18:00:00Z" w16du:dateUtc="2025-11-12T23:00:00Z">
        <w:r w:rsidDel="00B62885">
          <w:delText>faucibus</w:delText>
        </w:r>
      </w:del>
      <w:ins w:id="15" w:author="Elliot Burton" w:date="2025-11-12T18:00:00Z" w16du:dateUtc="2025-11-12T23:00:00Z">
        <w:r w:rsidR="00B62885">
          <w:t>REJECT REPLACEMENT ADDITION</w:t>
        </w:r>
      </w:ins>
      <w:r>
        <w:t xml:space="preserve">. Curabitur sit amet sem nisl. Ut in euismod mi. Aliquam </w:t>
      </w:r>
      <w:del w:id="16" w:author="Elliot Burton" w:date="2025-11-12T18:00:00Z" w16du:dateUtc="2025-11-12T23:00:00Z">
        <w:r w:rsidDel="00B62885">
          <w:delText xml:space="preserve">feugiat </w:delText>
        </w:r>
      </w:del>
      <w:ins w:id="17" w:author="Elliot Burton" w:date="2025-11-12T18:00:00Z" w16du:dateUtc="2025-11-12T23:00:00Z">
        <w:r w:rsidR="00B62885">
          <w:t>ACCEPT REPLACEM</w:t>
        </w:r>
      </w:ins>
      <w:ins w:id="18" w:author="Elliot Burton" w:date="2025-11-12T18:01:00Z" w16du:dateUtc="2025-11-12T23:01:00Z">
        <w:r w:rsidR="00B62885">
          <w:t>ENT DELETION</w:t>
        </w:r>
      </w:ins>
      <w:ins w:id="19" w:author="Elliot Burton" w:date="2025-11-12T18:00:00Z" w16du:dateUtc="2025-11-12T23:00:00Z">
        <w:r w:rsidR="00B62885">
          <w:t xml:space="preserve"> </w:t>
        </w:r>
      </w:ins>
      <w:r>
        <w:t xml:space="preserve">pharetra sapien ac rhoncus. Aliquam gravida molestie </w:t>
      </w:r>
      <w:del w:id="20" w:author="Elliot Burton" w:date="2025-11-12T18:01:00Z" w16du:dateUtc="2025-11-12T23:01:00Z">
        <w:r w:rsidDel="00B62885">
          <w:delText>metus</w:delText>
        </w:r>
      </w:del>
      <w:ins w:id="21" w:author="Elliot Burton" w:date="2025-11-12T18:01:00Z" w16du:dateUtc="2025-11-12T23:01:00Z">
        <w:r w:rsidR="00B62885">
          <w:t>REJECT REPLACEMENT DELETION</w:t>
        </w:r>
      </w:ins>
      <w:r>
        <w:t>, quis tempus erat malesuada eu. Donec eget ligula nec neque pretium faucibus sed sit amet lacus. In at tempus quam.</w:t>
      </w:r>
    </w:p>
    <w:p w14:paraId="57911436" w14:textId="77777777" w:rsidR="00B93220" w:rsidRDefault="00B93220" w:rsidP="00EB35F9"/>
    <w:p w14:paraId="642ED8EC" w14:textId="3B21EF6F" w:rsidR="00EB35F9" w:rsidRDefault="00B93220" w:rsidP="00EB35F9">
      <w:r>
        <w:t>Separate Addition + deletion:</w:t>
      </w:r>
    </w:p>
    <w:p w14:paraId="7444B5B7" w14:textId="140957AB" w:rsidR="00EB35F9" w:rsidRDefault="00EB35F9" w:rsidP="00EB35F9">
      <w:r>
        <w:t xml:space="preserve">Praesent ut massa ut libero </w:t>
      </w:r>
      <w:ins w:id="22" w:author="Elliot Burton" w:date="2025-11-12T18:01:00Z" w16du:dateUtc="2025-11-12T23:01:00Z">
        <w:r w:rsidR="00B62885">
          <w:t>ACCEPT ADDITION AND DELETION</w:t>
        </w:r>
      </w:ins>
      <w:del w:id="23" w:author="Elliot Burton" w:date="2025-11-12T18:01:00Z" w16du:dateUtc="2025-11-12T23:01:00Z">
        <w:r w:rsidDel="00B62885">
          <w:delText xml:space="preserve">ullamcorper </w:delText>
        </w:r>
      </w:del>
      <w:r>
        <w:t>ultrices in a nibh. Ut condimentum ligula sit amet turpis accumsan</w:t>
      </w:r>
      <w:del w:id="24" w:author="Elliot Burton" w:date="2025-11-12T18:01:00Z" w16du:dateUtc="2025-11-12T23:01:00Z">
        <w:r w:rsidDel="00B62885">
          <w:delText xml:space="preserve"> </w:delText>
        </w:r>
      </w:del>
      <w:ins w:id="25" w:author="Elliot Burton" w:date="2025-11-12T18:01:00Z" w16du:dateUtc="2025-11-12T23:01:00Z">
        <w:r w:rsidR="00B62885">
          <w:t xml:space="preserve">REJECT ADDITION </w:t>
        </w:r>
      </w:ins>
      <w:ins w:id="26" w:author="Elliot Burton" w:date="2025-11-12T18:02:00Z" w16du:dateUtc="2025-11-12T23:02:00Z">
        <w:r w:rsidR="00B62885">
          <w:t>AND DELETION</w:t>
        </w:r>
      </w:ins>
      <w:del w:id="27" w:author="Elliot Burton" w:date="2025-11-12T18:01:00Z" w16du:dateUtc="2025-11-12T23:01:00Z">
        <w:r w:rsidDel="00B62885">
          <w:delText>condimentum</w:delText>
        </w:r>
      </w:del>
      <w:r>
        <w:t xml:space="preserve">. Morbi lobortis ex in ligula tempus, a rutrum sem hendrerit. Donec orci est, rhoncus et condimentum nec, </w:t>
      </w:r>
      <w:del w:id="28" w:author="Elliot Burton" w:date="2025-11-12T18:02:00Z" w16du:dateUtc="2025-11-12T23:02:00Z">
        <w:r w:rsidDel="00B62885">
          <w:delText xml:space="preserve">molestie </w:delText>
        </w:r>
      </w:del>
      <w:ins w:id="29" w:author="Elliot Burton" w:date="2025-11-12T18:02:00Z" w16du:dateUtc="2025-11-12T23:02:00Z">
        <w:r w:rsidR="00B62885">
          <w:t>ACCEPT ADDITION AND DELETION PLUS EXTRA TEXT</w:t>
        </w:r>
        <w:r w:rsidR="00B62885">
          <w:t xml:space="preserve"> </w:t>
        </w:r>
      </w:ins>
      <w:r>
        <w:t xml:space="preserve">in arcu. Phasellus elementum nisi nec nisi ornare euismod. Proin ipsum metus, maximus eleifend ante sit amet, gravida </w:t>
      </w:r>
      <w:del w:id="30" w:author="Elliot Burton" w:date="2025-11-12T18:02:00Z" w16du:dateUtc="2025-11-12T23:02:00Z">
        <w:r w:rsidDel="00B62885">
          <w:delText xml:space="preserve">rhoncus </w:delText>
        </w:r>
      </w:del>
      <w:ins w:id="31" w:author="Elliot Burton" w:date="2025-11-12T18:02:00Z" w16du:dateUtc="2025-11-12T23:02:00Z">
        <w:r w:rsidR="00B62885">
          <w:t>REJECT ADDITION AND DELETION PLUS EXTRA TEXT</w:t>
        </w:r>
        <w:r w:rsidR="00B62885">
          <w:t xml:space="preserve"> </w:t>
        </w:r>
      </w:ins>
      <w:r>
        <w:t>sem. In posuere nibh lorem, ut pulvinar neque posuere at. In scelerisque fermentum luctus. Maecenas viverra tortor augue, fringilla finibus nulla ultrices euismod. Phasellus ut massa vitae magna elementum venenatis ut dignissim tellus. In consequat facilisis feugiat. Fusce efficitur ligula malesuada placerat ullamcorper. In porta, nisl vitae vehicula congue, lacus nisl viverra est, faucibus viverra orci ex non ex. Nam viverra venenatis scelerisque. Nunc facilisis nisl nec risus blandit, a varius diam suscipit.</w:t>
      </w:r>
    </w:p>
    <w:p w14:paraId="0AFC2179" w14:textId="77777777" w:rsidR="00EB35F9" w:rsidRDefault="00EB35F9" w:rsidP="00EB35F9"/>
    <w:p w14:paraId="059CD954" w14:textId="77777777" w:rsidR="00EB35F9" w:rsidRDefault="00EB35F9" w:rsidP="00EB35F9">
      <w:r>
        <w:lastRenderedPageBreak/>
        <w:t>Sed vel quam pulvinar, sagittis mauris at, condimentum elit. Sed nec efficitur neque. Morbi tincidunt varius nisi, in facilisis sapien. Praesent ut orci euismod, laoreet sem ac, rhoncus ex. In sit amet ullamcorper quam. Suspendisse sed dictum magna. Donec non condimentum leo. Etiam efficitur nunc dolor. Maecenas tincidunt lacus et rutrum elementum. Vestibulum tempus eu nisi in accumsan. Suspendisse sit amet turpis non neque molestie congue. Vestibulum sed diam posuere, pellentesque ante vel, volutpat neque.</w:t>
      </w:r>
    </w:p>
    <w:p w14:paraId="6D4A3218" w14:textId="77777777" w:rsidR="00EB35F9" w:rsidRDefault="00EB35F9" w:rsidP="00EB35F9"/>
    <w:p w14:paraId="42078A0B" w14:textId="5270C6F7" w:rsidR="00AA6D4A" w:rsidRDefault="00EB35F9" w:rsidP="00EB35F9">
      <w:r>
        <w:t>Nulla finibus consectetur mauris vitae elementum. Morbi neque tortor, congue vel rhoncus quis, volutpat ut ipsum. Suspendisse euismod lobortis enim et consequat. Mauris sem augue, mollis rhoncus dignissim a, pharetra sed dolor. Sed eget turpis ultrices, mattis magna sed, pharetra elit. Interdum et malesuada fames ac ante ipsum primis in faucibus. Fusce mattis eros nec nisi finibus, nec scelerisque dolor vestibulum. Ut condimentum, metus eget sagittis fermentum, augue lacus pulvinar lacus, eu suscipit nisi risus sit amet ligula.</w:t>
      </w:r>
    </w:p>
    <w:sectPr w:rsidR="00AA6D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BDA7" w14:textId="77777777" w:rsidR="00E47DAC" w:rsidRDefault="00E47DAC" w:rsidP="008B4FAB">
      <w:pPr>
        <w:spacing w:after="0" w:line="240" w:lineRule="auto"/>
      </w:pPr>
      <w:r>
        <w:separator/>
      </w:r>
    </w:p>
  </w:endnote>
  <w:endnote w:type="continuationSeparator" w:id="0">
    <w:p w14:paraId="474A0BA2" w14:textId="77777777" w:rsidR="00E47DAC" w:rsidRDefault="00E47DAC" w:rsidP="008B4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688C" w14:textId="77777777" w:rsidR="00E47DAC" w:rsidRDefault="00E47DAC" w:rsidP="008B4FAB">
      <w:pPr>
        <w:spacing w:after="0" w:line="240" w:lineRule="auto"/>
      </w:pPr>
      <w:r>
        <w:separator/>
      </w:r>
    </w:p>
  </w:footnote>
  <w:footnote w:type="continuationSeparator" w:id="0">
    <w:p w14:paraId="065A31BD" w14:textId="77777777" w:rsidR="00E47DAC" w:rsidRDefault="00E47DAC" w:rsidP="008B4FA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iot Burton">
    <w15:presenceInfo w15:providerId="AD" w15:userId="S::elliot@harbourteam.onmicrosoft.com::4bbb8def-1366-48d7-b868-ccdffcda9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5F9"/>
    <w:rsid w:val="000E1200"/>
    <w:rsid w:val="0013590C"/>
    <w:rsid w:val="00353564"/>
    <w:rsid w:val="005F58DF"/>
    <w:rsid w:val="008B4FAB"/>
    <w:rsid w:val="008C31CE"/>
    <w:rsid w:val="00AA6D4A"/>
    <w:rsid w:val="00B62885"/>
    <w:rsid w:val="00B93220"/>
    <w:rsid w:val="00CF5EA7"/>
    <w:rsid w:val="00DE473F"/>
    <w:rsid w:val="00E47DAC"/>
    <w:rsid w:val="00EB3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0FB2CF"/>
  <w15:chartTrackingRefBased/>
  <w15:docId w15:val="{6DFB3402-F591-4141-884A-46846BBC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20"/>
  </w:style>
  <w:style w:type="paragraph" w:styleId="Heading1">
    <w:name w:val="heading 1"/>
    <w:basedOn w:val="Normal"/>
    <w:next w:val="Normal"/>
    <w:link w:val="Heading1Char"/>
    <w:uiPriority w:val="9"/>
    <w:qFormat/>
    <w:rsid w:val="00EB3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ft">
    <w:name w:val="HeadingLeft"/>
    <w:basedOn w:val="Normal"/>
    <w:next w:val="Normal"/>
    <w:qFormat/>
    <w:rsid w:val="00CF5EA7"/>
    <w:rPr>
      <w:b/>
      <w:bCs/>
      <w:u w:val="single"/>
    </w:rPr>
  </w:style>
  <w:style w:type="character" w:customStyle="1" w:styleId="Heading1Char">
    <w:name w:val="Heading 1 Char"/>
    <w:basedOn w:val="DefaultParagraphFont"/>
    <w:link w:val="Heading1"/>
    <w:uiPriority w:val="9"/>
    <w:rsid w:val="00EB3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5F9"/>
    <w:rPr>
      <w:rFonts w:eastAsiaTheme="majorEastAsia" w:cstheme="majorBidi"/>
      <w:color w:val="272727" w:themeColor="text1" w:themeTint="D8"/>
    </w:rPr>
  </w:style>
  <w:style w:type="paragraph" w:styleId="Title">
    <w:name w:val="Title"/>
    <w:basedOn w:val="Normal"/>
    <w:next w:val="Normal"/>
    <w:link w:val="TitleChar"/>
    <w:uiPriority w:val="10"/>
    <w:qFormat/>
    <w:rsid w:val="00EB3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5F9"/>
    <w:pPr>
      <w:spacing w:before="160"/>
      <w:jc w:val="center"/>
    </w:pPr>
    <w:rPr>
      <w:i/>
      <w:iCs/>
      <w:color w:val="404040" w:themeColor="text1" w:themeTint="BF"/>
    </w:rPr>
  </w:style>
  <w:style w:type="character" w:customStyle="1" w:styleId="QuoteChar">
    <w:name w:val="Quote Char"/>
    <w:basedOn w:val="DefaultParagraphFont"/>
    <w:link w:val="Quote"/>
    <w:uiPriority w:val="29"/>
    <w:rsid w:val="00EB35F9"/>
    <w:rPr>
      <w:i/>
      <w:iCs/>
      <w:color w:val="404040" w:themeColor="text1" w:themeTint="BF"/>
    </w:rPr>
  </w:style>
  <w:style w:type="paragraph" w:styleId="ListParagraph">
    <w:name w:val="List Paragraph"/>
    <w:basedOn w:val="Normal"/>
    <w:uiPriority w:val="34"/>
    <w:qFormat/>
    <w:rsid w:val="00EB35F9"/>
    <w:pPr>
      <w:ind w:left="720"/>
      <w:contextualSpacing/>
    </w:pPr>
  </w:style>
  <w:style w:type="character" w:styleId="IntenseEmphasis">
    <w:name w:val="Intense Emphasis"/>
    <w:basedOn w:val="DefaultParagraphFont"/>
    <w:uiPriority w:val="21"/>
    <w:qFormat/>
    <w:rsid w:val="00EB35F9"/>
    <w:rPr>
      <w:i/>
      <w:iCs/>
      <w:color w:val="0F4761" w:themeColor="accent1" w:themeShade="BF"/>
    </w:rPr>
  </w:style>
  <w:style w:type="paragraph" w:styleId="IntenseQuote">
    <w:name w:val="Intense Quote"/>
    <w:basedOn w:val="Normal"/>
    <w:next w:val="Normal"/>
    <w:link w:val="IntenseQuoteChar"/>
    <w:uiPriority w:val="30"/>
    <w:qFormat/>
    <w:rsid w:val="00EB3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5F9"/>
    <w:rPr>
      <w:i/>
      <w:iCs/>
      <w:color w:val="0F4761" w:themeColor="accent1" w:themeShade="BF"/>
    </w:rPr>
  </w:style>
  <w:style w:type="character" w:styleId="IntenseReference">
    <w:name w:val="Intense Reference"/>
    <w:basedOn w:val="DefaultParagraphFont"/>
    <w:uiPriority w:val="32"/>
    <w:qFormat/>
    <w:rsid w:val="00EB35F9"/>
    <w:rPr>
      <w:b/>
      <w:bCs/>
      <w:smallCaps/>
      <w:color w:val="0F4761" w:themeColor="accent1" w:themeShade="BF"/>
      <w:spacing w:val="5"/>
    </w:rPr>
  </w:style>
  <w:style w:type="paragraph" w:styleId="Revision">
    <w:name w:val="Revision"/>
    <w:hidden/>
    <w:uiPriority w:val="99"/>
    <w:semiHidden/>
    <w:rsid w:val="00B62885"/>
    <w:pPr>
      <w:spacing w:after="0" w:line="240" w:lineRule="auto"/>
    </w:pPr>
  </w:style>
  <w:style w:type="paragraph" w:styleId="Header">
    <w:name w:val="header"/>
    <w:basedOn w:val="Normal"/>
    <w:link w:val="HeaderChar"/>
    <w:uiPriority w:val="99"/>
    <w:unhideWhenUsed/>
    <w:rsid w:val="008B4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FAB"/>
  </w:style>
  <w:style w:type="paragraph" w:styleId="Footer">
    <w:name w:val="footer"/>
    <w:basedOn w:val="Normal"/>
    <w:link w:val="FooterChar"/>
    <w:uiPriority w:val="99"/>
    <w:unhideWhenUsed/>
    <w:rsid w:val="008B4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Burton</dc:creator>
  <cp:keywords/>
  <dc:description/>
  <cp:lastModifiedBy>Elliot Burton</cp:lastModifiedBy>
  <cp:revision>8</cp:revision>
  <dcterms:created xsi:type="dcterms:W3CDTF">2025-11-12T22:41:00Z</dcterms:created>
  <dcterms:modified xsi:type="dcterms:W3CDTF">2025-11-13T00:13:00Z</dcterms:modified>
</cp:coreProperties>
</file>