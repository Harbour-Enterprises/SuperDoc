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Rule="auto"/>
      </w:pPr>
      <w:r>
        <w:t>Here's some text</w:t>
      </w:r>
    </w:p>
    <w:p>
      <w:pPr>
        <w:spacing w:lineRule="auto"/>
      </w:pPr>
    </w:p>
    <w:p>
      <w:pPr>
        <w:spacing w:lineRule="auto"/>
      </w:pPr>
      <w:r>
        <w:t>Here's some more text</w:t>
      </w:r>
    </w:p>
    <w:p>
      <w:pPr>
        <w:spacing w:lineRule="auto"/>
      </w:pPr>
    </w:p>
    <w:p>
      <w:pPr>
        <w:spacing w:lineRule="auto"/>
      </w:pPr>
    </w:p>
    <w:p>
      <w:pPr>
        <w:spacing w:lineRule="auto"/>
      </w:pPr>
      <w:r>
        <w:t>And here we will start tracking changes:</w:t>
      </w:r>
    </w:p>
    <w:p>
      <w:pPr>
        <w:spacing w:lineRule="auto"/>
      </w:pPr>
    </w:p>
    <w:p>
      <w:pPr>
        <w:spacing w:lineRule="auto"/>
      </w:pPr>
      <w:r>
        <w:t xml:space="preserve">This text will be extended with other things: </w:t>
      </w:r>
      <w:ins w:id="8230859b-2eff-4ca0-8f22-b40af32f7587" w:author="SuperDoc 8083" w:authorEmail="user@superdoc.com" w:date="2025-11-21T16:50:00.000Z">
        <w:r>
          <w:t>such as this one</w:t>
        </w:r>
      </w:ins>
    </w:p>
    <w:p>
      <w:pPr>
        <w:spacing w:lineRule="auto"/>
      </w:pPr>
    </w:p>
    <w:p>
      <w:pPr>
        <w:spacing w:lineRule="auto"/>
      </w:pPr>
      <w:r>
        <w:t xml:space="preserve">This text will be </w:t>
      </w:r>
      <w:del w:id="9cb10fe1-2d71-4f08-879e-8d9e14cba07c" w:author="SuperDoc 8083" w:authorEmail="user@superdoc.com" w:date="2025-11-21T16:50:00.000Z">
        <w:r>
          <w:delText>removed</w:delText>
        </w:r>
      </w:del>
    </w:p>
    <w:p>
      <w:pPr>
        <w:spacing w:lineRule="auto"/>
      </w:pPr>
    </w:p>
    <w:p>
      <w:pPr>
        <w:spacing w:lineRule="auto"/>
      </w:pPr>
      <w:r>
        <w:t xml:space="preserve">This text will be </w:t>
      </w:r>
      <w:del w:id="43c9c286-0a79-4408-ae80-653f830e1df4" w:author="SuperDoc 8083" w:authorEmail="user@superdoc.com" w:date="2025-11-21T16:50:00.000Z">
        <w:r>
          <w:delText>replaced</w:delText>
        </w:r>
      </w:del>
      <w:ins w:id="43c9c286-0a79-4408-ae80-653f830e1df4" w:author="SuperDoc 8083" w:authorEmail="user@superdoc.com" w:date="2025-11-21T16:50:00.000Z">
        <w:r>
          <w:t>switched</w:t>
        </w:r>
      </w:ins>
    </w:p>
    <w:p>
      <w:pPr>
        <w:spacing w:lineRule="auto"/>
      </w:pPr>
    </w:p>
    <w:p>
      <w:pPr>
        <w:spacing w:lineRule="auto"/>
      </w:pPr>
      <w:r>
        <w:t xml:space="preserve">This longer text here that I'm writing only for testing purposes will have an addition and </w:t>
      </w:r>
      <w:del w:id="e10127dd-2a9c-446b-8efe-e6141d4862b9" w:author="SuperDoc 8083" w:authorEmail="user@superdoc.com" w:date="2025-11-21T16:50:00.000Z">
        <w:r>
          <w:delText>rem</w:delText>
        </w:r>
      </w:del>
      <w:ins w:id="ccf21107-76b3-4d9f-9f53-8db44016f23b" w:author="SuperDoc 8083" w:authorEmail="user@superdoc.com" w:date="2025-11-21T16:50:00.000Z">
        <w:r>
          <w:t>add</w:t>
        </w:r>
      </w:ins>
      <w:r>
        <w:t>oval close to each other</w:t>
      </w:r>
    </w:p>
    <w:sectPr>
      <w:pgSz w:h="15840" w:w="12240" w:orient="portrait"/>
      <w:pgMar w:bottom="1440" w:top="1440" w:left="1440" w:right="1440" w:header="720" w:footer="720" w:gutter="0"/>
      <w:pgNumType w:start="1"/>
      <w:headerReference w:type="default" r:id="rId3742daa4"/>
      <w:footerReference w:type="default" r:id="rId6c79800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Elliot Burton" w:date="2025-11-12T23:56:18Z" w:initials="EB" custom:internalId="0" custom:trackedChange="true" custom:trackedChangeText=" ACCEPT ADDITION" custom:trackedChangeType="trackInsert" custom:trackedDeletedText="null">
    <w:p w14:paraId="4402193D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" w:author="Elliot Burton" w:date="2025-11-12T23:56:27Z" w:initials="EB" custom:internalId="1" custom:trackedChange="true" custom:trackedChangeText="null" custom:trackedChangeType="trackDelete" custom:trackedDeletedText="adipiscing ">
    <w:p w14:paraId="2741781E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2" w:author="Elliot Burton" w:date="2025-11-12T23:56:35Z" w:initials="EB" custom:internalId="2" custom:trackedChange="true" custom:trackedChangeText="REJECT ADDITION" custom:trackedChangeType="trackInsert" custom:trackedDeletedText="null">
    <w:p w14:paraId="211C8684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3" w:author="Elliot Burton" w:date="2025-11-12T23:56:40Z" w:initials="EB" custom:internalId="3" custom:trackedChange="true" custom:trackedChangeText="null" custom:trackedChangeType="trackDelete" custom:trackedDeletedText="Etiam ">
    <w:p w14:paraId="3830017C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4" w:author="Elliot Burton" w:date="2025-11-12T23:56:47Z" w:initials="EB" custom:internalId="4" custom:trackedChange="true" custom:trackedChangeText="ACCEPT REPLACEMENT" custom:trackedChangeType="trackInsert" custom:trackedDeletedText="null">
    <w:p w14:paraId="5D7F1987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5" w:author="Elliot Burton" w:date="2025-11-12T23:56:54Z" w:initials="EB" custom:internalId="5" custom:trackedChange="true" custom:trackedChangeText="REJECT REPLACEMENT" custom:trackedChangeType="trackInsert" custom:trackedDeletedText="null">
    <w:p w14:paraId="5D48166F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6" w:author="Elliot Burton" w:date="2025-11-12T23:57:02Z" w:initials="EB" custom:internalId="6" custom:trackedChange="true" custom:trackedChangeText="ACCEPT REPLACEMENT ADDITION" custom:trackedChangeType="trackInsert" custom:trackedDeletedText="null">
    <w:p w14:paraId="7C84BEF8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7" w:author="Elliot Burton" w:date="2025-11-12T23:57:09Z" w:initials="EB" custom:internalId="7" custom:trackedChange="true" custom:trackedChangeText="REJECT REPLACEMT ADDITION" custom:trackedChangeType="trackInsert" custom:trackedDeletedText="null">
    <w:p w14:paraId="6800BE92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8" w:author="Elliot Burton" w:date="2025-11-12T23:57:29Z" w:initials="EB" custom:internalId="8" custom:trackedChange="true" custom:trackedChangeText="ACCEPT REPLACEMENT DELETION" custom:trackedChangeType="trackInsert" custom:trackedDeletedText="null">
    <w:p w14:paraId="4CC066AF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9" w:author="Elliot Burton" w:date="2025-11-12T23:57:34Z" w:initials="EB" custom:internalId="9" custom:trackedChange="true" custom:trackedChangeText="REJECT REPLACEMENT DELETION" custom:trackedChangeType="trackInsert" custom:trackedDeletedText="null">
    <w:p w14:paraId="5FA958F6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0" w:author="Elliot Burton" w:date="2025-11-12T23:59:34Z" w:initials="EB" custom:internalId="10" custom:trackedChange="true" custom:trackedChangeText="ACCEPT ADDITION AND DELETION" custom:trackedChangeType="trackInsert" custom:trackedDeletedText="null">
    <w:p w14:paraId="59A81B94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1" w:author="Elliot Burton" w:date="2025-11-12T23:59:43Z" w:initials="EB" custom:internalId="11" custom:trackedChange="true" custom:trackedChangeText="null" custom:trackedChangeType="trackDelete" custom:trackedDeletedText="massa">
    <w:p w14:paraId="5DE380B7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2" w:author="Elliot Burton" w:date="2025-11-12T23:59:49Z" w:initials="EB" custom:internalId="12" custom:trackedChange="true" custom:trackedChangeText="REJECT ADDITION AND DELETION" custom:trackedChangeType="trackInsert" custom:trackedDeletedText="null">
    <w:p w14:paraId="40434187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3" w:author="Elliot Burton" w:date="2025-11-12T23:59:55Z" w:initials="EB" custom:internalId="13" custom:trackedChange="true" custom:trackedChangeText="null" custom:trackedChangeType="trackDelete" custom:trackedDeletedText="ligula">
    <w:p w14:paraId="23CDC07C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4" w:author="Elliot Burton" w:date="2025-11-13T00:00:07Z" w:initials="EB" custom:internalId="14" custom:trackedChange="true" custom:trackedChangeText="ACCEPT ADDITION AND DELETION PLUS EXTRA TEXT" custom:trackedChangeType="trackInsert" custom:trackedDeletedText="null">
    <w:p w14:paraId="182691F7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5" w:author="Elliot Burton" w:date="2025-11-13T00:00:19Z" w:initials="EB" custom:internalId="15" custom:trackedChange="true" custom:trackedChangeText="null" custom:trackedChangeType="trackDelete" custom:trackedDeletedText="Morbi">
    <w:p w14:paraId="3B90EE00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6" w:author="Elliot Burton" w:date="2025-11-12T23:58:38Z" w:initials="EB" custom:internalId="16" custom:trackedChange="true" custom:trackedChangeText="REJECT ADDITION AND DELETION PLUS EXTRA TEXT" custom:trackedChangeType="trackInsert" custom:trackedDeletedText="null">
    <w:p w14:paraId="4677B8CA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7" w:author="Elliot Burton" w:date="2025-11-12T23:59:00Z" w:initials="EB" custom:internalId="17" custom:trackedChange="true" custom:trackedChangeText="null" custom:trackedChangeType="trackDelete" custom:trackedDeletedText=" gravida">
    <w:p w14:paraId="06C121F6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8" w:author="SuperDoc 8083" w:email="user@superdoc.com" w:date="2025-11-21T16:50:00Z" w:initials="S8" custom:internalId="8230859b-2eff-4ca0-8f22-b40af32f7587" custom:trackedChange="true" custom:trackedChangeText="such as this one" custom:trackedChangeType="trackInsert" custom:trackedDeletedText="null">
    <w:p w14:paraId="13483BA7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19" w:author="SuperDoc 8083" w:email="user@superdoc.com" w:date="2025-11-21T16:50:00Z" w:initials="S8" custom:internalId="9cb10fe1-2d71-4f08-879e-8d9e14cba07c" custom:trackedChange="true" custom:trackedChangeText="null" custom:trackedChangeType="trackDelete" custom:trackedDeletedText="removed">
    <w:p w14:paraId="559E987F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20" w:author="SuperDoc 8083" w:email="user@superdoc.com" w:date="2025-11-21T16:50:00Z" w:initials="S8" custom:internalId="43c9c286-0a79-4408-ae80-653f830e1df4" custom:trackedChange="true" custom:trackedChangeText="switched" custom:trackedChangeType="both" custom:trackedDeletedText="replaced">
    <w:p w14:paraId="34104FE5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21" w:author="SuperDoc 8083" w:email="user@superdoc.com" w:date="2025-11-21T16:50:00Z" w:initials="S8" custom:internalId="e10127dd-2a9c-446b-8efe-e6141d4862b9" custom:trackedChange="true" custom:trackedChangeText="null" custom:trackedChangeType="trackDelete" custom:trackedDeletedText="rem">
    <w:p w14:paraId="644B820A">
      <w:r>
        <w:rPr>
          <w:rStyle w:val="CommentReference"/>
        </w:rPr>
        <w:annotationRef/>
      </w:r>
      <w:pPr>
        <w:spacing w:lineRule="auto"/>
      </w:pPr>
    </w:p>
  </w:comment>
  <w:comment xmlns:custom="http://schemas.openxmlformats.org/wordprocessingml/2006/main" w:id="22" w:author="SuperDoc 8083" w:email="user@superdoc.com" w:date="2025-11-21T16:50:00Z" w:initials="S8" custom:internalId="ccf21107-76b3-4d9f-9f53-8db44016f23b" custom:trackedChange="true" custom:trackedChangeText="add" custom:trackedChangeType="trackInsert" custom:trackedDeletedText="null">
    <w:p w14:paraId="4D680939">
      <w:r>
        <w:rPr>
          <w:rStyle w:val="CommentReference"/>
        </w:rPr>
        <w:annotationRef/>
      </w:r>
      <w:pPr>
        <w:spacing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02193D" w15:done="0"/>
  <w15:commentEx w15:paraId="2741781E" w15:done="0"/>
  <w15:commentEx w15:paraId="211C8684" w15:done="0"/>
  <w15:commentEx w15:paraId="3830017C" w15:done="0"/>
  <w15:commentEx w15:paraId="5D7F1987" w15:done="0"/>
  <w15:commentEx w15:paraId="5D48166F" w15:done="0"/>
  <w15:commentEx w15:paraId="7C84BEF8" w15:done="0"/>
  <w15:commentEx w15:paraId="6800BE92" w15:done="0"/>
  <w15:commentEx w15:paraId="4CC066AF" w15:done="0"/>
  <w15:commentEx w15:paraId="5FA958F6" w15:done="0"/>
  <w15:commentEx w15:paraId="59A81B94" w15:done="0"/>
  <w15:commentEx w15:paraId="5DE380B7" w15:done="0"/>
  <w15:commentEx w15:paraId="40434187" w15:done="0"/>
  <w15:commentEx w15:paraId="23CDC07C" w15:done="0"/>
  <w15:commentEx w15:paraId="182691F7" w15:done="0"/>
  <w15:commentEx w15:paraId="3B90EE00" w15:done="0"/>
  <w15:commentEx w15:paraId="4677B8CA" w15:done="0"/>
  <w15:commentEx w15:paraId="06C121F6" w15:done="0"/>
  <w15:commentEx w15:paraId="13483BA7" w15:done="0"/>
  <w15:commentEx w15:paraId="559E987F" w15:done="0"/>
  <w15:commentEx w15:paraId="34104FE5" w15:done="0"/>
  <w15:commentEx w15:paraId="644B820A" w15:done="0"/>
  <w15:commentEx w15:paraId="4D6809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4F3B0E" w16cex:dateUtc="2025-11-21T16:55:00Z"/>
  <w16cex:commentExtensible w16cex:durableId="3E9D47BA" w16cex:dateUtc="2025-11-21T16:55:00Z"/>
  <w16cex:commentExtensible w16cex:durableId="31DEA841" w16cex:dateUtc="2025-11-21T16:55:00Z"/>
  <w16cex:commentExtensible w16cex:durableId="7FBBB0E0" w16cex:dateUtc="2025-11-21T16:55:00Z"/>
  <w16cex:commentExtensible w16cex:durableId="4629EE10" w16cex:dateUtc="2025-11-21T16:55:00Z"/>
  <w16cex:commentExtensible w16cex:durableId="61BA9CAF" w16cex:dateUtc="2025-11-21T16:55:00Z"/>
  <w16cex:commentExtensible w16cex:durableId="751461A4" w16cex:dateUtc="2025-11-21T16:55:00Z"/>
  <w16cex:commentExtensible w16cex:durableId="6BAA12FD" w16cex:dateUtc="2025-11-21T16:55:00Z"/>
  <w16cex:commentExtensible w16cex:durableId="5EE71C7F" w16cex:dateUtc="2025-11-21T16:55:00Z"/>
  <w16cex:commentExtensible w16cex:durableId="74138181" w16cex:dateUtc="2025-11-21T16:55:00Z"/>
  <w16cex:commentExtensible w16cex:durableId="4035F4D5" w16cex:dateUtc="2025-11-21T16:55:00Z"/>
  <w16cex:commentExtensible w16cex:durableId="2D206D31" w16cex:dateUtc="2025-11-21T16:55:00Z"/>
  <w16cex:commentExtensible w16cex:durableId="24750592" w16cex:dateUtc="2025-11-21T16:55:00Z"/>
  <w16cex:commentExtensible w16cex:durableId="7464C4F9" w16cex:dateUtc="2025-11-21T16:55:00Z"/>
  <w16cex:commentExtensible w16cex:durableId="0E0BCCBC" w16cex:dateUtc="2025-11-21T16:55:00Z"/>
  <w16cex:commentExtensible w16cex:durableId="5D5E9D4D" w16cex:dateUtc="2025-11-21T16:55:00Z"/>
  <w16cex:commentExtensible w16cex:durableId="295595F3" w16cex:dateUtc="2025-11-21T16:55:00Z"/>
  <w16cex:commentExtensible w16cex:durableId="078248E7" w16cex:dateUtc="2025-11-21T16:55:00Z"/>
  <w16cex:commentExtensible w16cex:durableId="4A7D0AC8" w16cex:dateUtc="2025-11-21T16:55:00Z"/>
  <w16cex:commentExtensible w16cex:durableId="1CEA6FA1" w16cex:dateUtc="2025-11-21T16:55:00Z"/>
  <w16cex:commentExtensible w16cex:durableId="2B86A1F9" w16cex:dateUtc="2025-11-21T16:55:00Z"/>
  <w16cex:commentExtensible w16cex:durableId="149D1C47" w16cex:dateUtc="2025-11-21T16:55:00Z"/>
  <w16cex:commentExtensible w16cex:durableId="786CCA8D" w16cex:dateUtc="2025-11-21T16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02193D" w16cid:durableId="2E4F3B0E"/>
  <w16cid:commentId w16cid:paraId="2741781E" w16cid:durableId="3E9D47BA"/>
  <w16cid:commentId w16cid:paraId="211C8684" w16cid:durableId="31DEA841"/>
  <w16cid:commentId w16cid:paraId="3830017C" w16cid:durableId="7FBBB0E0"/>
  <w16cid:commentId w16cid:paraId="5D7F1987" w16cid:durableId="4629EE10"/>
  <w16cid:commentId w16cid:paraId="5D48166F" w16cid:durableId="61BA9CAF"/>
  <w16cid:commentId w16cid:paraId="7C84BEF8" w16cid:durableId="751461A4"/>
  <w16cid:commentId w16cid:paraId="6800BE92" w16cid:durableId="6BAA12FD"/>
  <w16cid:commentId w16cid:paraId="4CC066AF" w16cid:durableId="5EE71C7F"/>
  <w16cid:commentId w16cid:paraId="5FA958F6" w16cid:durableId="74138181"/>
  <w16cid:commentId w16cid:paraId="59A81B94" w16cid:durableId="4035F4D5"/>
  <w16cid:commentId w16cid:paraId="5DE380B7" w16cid:durableId="2D206D31"/>
  <w16cid:commentId w16cid:paraId="40434187" w16cid:durableId="24750592"/>
  <w16cid:commentId w16cid:paraId="23CDC07C" w16cid:durableId="7464C4F9"/>
  <w16cid:commentId w16cid:paraId="182691F7" w16cid:durableId="0E0BCCBC"/>
  <w16cid:commentId w16cid:paraId="3B90EE00" w16cid:durableId="5D5E9D4D"/>
  <w16cid:commentId w16cid:paraId="4677B8CA" w16cid:durableId="295595F3"/>
  <w16cid:commentId w16cid:paraId="06C121F6" w16cid:durableId="078248E7"/>
  <w16cid:commentId w16cid:paraId="13483BA7" w16cid:durableId="4A7D0AC8"/>
  <w16cid:commentId w16cid:paraId="559E987F" w16cid:durableId="1CEA6FA1"/>
  <w16cid:commentId w16cid:paraId="34104FE5" w16cid:durableId="2B86A1F9"/>
  <w16cid:commentId w16cid:paraId="644B820A" w16cid:durableId="149D1C47"/>
  <w16cid:commentId w16cid:paraId="4D680939" w16cid:durableId="786CCA8D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7" Type="http://schemas.openxmlformats.org/officeDocument/2006/relationships/comments" Target="comments.xml" /><Relationship Id="rId8" Type="http://schemas.microsoft.com/office/2011/relationships/commentsExtended" Target="commentsExtended.xml" /><Relationship Id="rId6" Type="http://schemas.microsoft.com/office/2016/09/relationships/commentsIds" Target="commentsIds.xml" /><Relationship Id="rId9" Type="http://schemas.microsoft.com/office/2018/08/relationships/commentsExtensible" Target="commentsExtensible.xml" /><Relationship Id="rId3742daa4" Type="http://schemas.openxmlformats.org/officeDocument/2006/relationships/header" Target="header1.xml" /><Relationship Id="rId6c79800c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0.29.0</vt:lpwstr>
  </property>
  <property name="DocumentGuid" fmtid="{D5CDD505-2E9C-101B-9397-08002B2CF9AE}" pid="3">
    <vt:lpwstr>f611c25f-643b-4996-82eb-3e3d38517afc</vt:lpwstr>
  </property>
</Properties>
</file>